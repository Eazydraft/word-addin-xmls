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webextensions/webextension7.xml" ContentType="application/vnd.ms-office.webextension+xml"/>
  <Override PartName="/word/webextensions/webextension8.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03ED0" w14:textId="1362A590" w:rsidR="00CD1FED" w:rsidRPr="00CD1FED" w:rsidRDefault="00CD1FED" w:rsidP="00CD1FED">
      <w:pPr>
        <w:spacing w:before="240" w:after="240" w:line="24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color w:val="000000"/>
          <w:kern w:val="0"/>
          <w:lang w:eastAsia="en-GB"/>
          <w14:ligatures w14:val="none"/>
        </w:rPr>
        <w:t>Services Agreement</w:t>
      </w:r>
    </w:p>
    <w:p w14:paraId="535298B8" w14:textId="4A76303F"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color w:val="000000"/>
          <w:kern w:val="0"/>
          <w:lang w:eastAsia="en-GB"/>
          <w14:ligatures w14:val="none"/>
        </w:rPr>
        <w:t>This Service Contract (the "Agreement"), effective on [Date], is made between Riverton Holdings Limited (the "Client") and Altura Consulting Private Limited (the "Supplier") and governs the provision of Consulting Services by the Supplier to the Client as set out below.</w:t>
      </w:r>
    </w:p>
    <w:p w14:paraId="22B99F84"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b/>
          <w:bCs/>
          <w:color w:val="000000"/>
          <w:kern w:val="0"/>
          <w:lang w:eastAsia="en-GB"/>
          <w14:ligatures w14:val="none"/>
        </w:rPr>
        <w:t>1. Definitions</w:t>
      </w:r>
    </w:p>
    <w:p w14:paraId="4629482B"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color w:val="000000"/>
          <w:kern w:val="0"/>
          <w:lang w:eastAsia="en-GB"/>
          <w14:ligatures w14:val="none"/>
        </w:rPr>
        <w:t>1.1. ‘Client’ means Riverton Holdings Limited;</w:t>
      </w:r>
    </w:p>
    <w:p w14:paraId="38C282D2"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color w:val="000000"/>
          <w:kern w:val="0"/>
          <w:lang w:eastAsia="en-GB"/>
          <w14:ligatures w14:val="none"/>
        </w:rPr>
        <w:t>1.2. ‘Business Days’ means any day other than a Saturday, Sunday, or a day declared as a public holiday in the United Kingdom.</w:t>
      </w:r>
    </w:p>
    <w:p w14:paraId="19218D08"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color w:val="000000"/>
          <w:kern w:val="0"/>
          <w:lang w:eastAsia="en-GB"/>
          <w14:ligatures w14:val="none"/>
        </w:rPr>
        <w:t>1.3. ‘Term’ means duration for which this Agreement shall remain in force.</w:t>
      </w:r>
    </w:p>
    <w:p w14:paraId="328BE679" w14:textId="3325BDCD"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color w:val="000000"/>
          <w:kern w:val="0"/>
          <w:lang w:eastAsia="en-GB"/>
          <w14:ligatures w14:val="none"/>
        </w:rPr>
        <w:t>1.4 ‘Client Materials’ means any documents, templates, data, or other materials provided by the Client to the Supplier for purposes of performing the Consulting Services.</w:t>
      </w:r>
    </w:p>
    <w:p w14:paraId="3C1582AE"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b/>
          <w:bCs/>
          <w:color w:val="000000"/>
          <w:kern w:val="0"/>
          <w:lang w:eastAsia="en-GB"/>
          <w14:ligatures w14:val="none"/>
        </w:rPr>
        <w:t>2. Scope of Services</w:t>
      </w:r>
    </w:p>
    <w:p w14:paraId="488C0E6F" w14:textId="49EF1DF1"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color w:val="000000"/>
          <w:kern w:val="0"/>
          <w:lang w:eastAsia="en-GB"/>
          <w14:ligatures w14:val="none"/>
        </w:rPr>
        <w:t>The Supplier shall provide the services described in Schedule A in accordance with the timelines specifications and Service Levels agreed between the Parties. Any additional services shall be subject to mutual written Agreement and may require a separate fee. The Client’s obligations in respect of the Services shall also be as described in Schedule A.</w:t>
      </w:r>
    </w:p>
    <w:p w14:paraId="40128952"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b/>
          <w:bCs/>
          <w:color w:val="000000"/>
          <w:kern w:val="0"/>
          <w:lang w:eastAsia="en-GB"/>
          <w14:ligatures w14:val="none"/>
        </w:rPr>
        <w:t>3. Fees and Payment</w:t>
      </w:r>
    </w:p>
    <w:p w14:paraId="653382C0" w14:textId="755C706D"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color w:val="000000"/>
          <w:kern w:val="0"/>
          <w:lang w:eastAsia="en-GB"/>
          <w14:ligatures w14:val="none"/>
        </w:rPr>
        <w:t>The Client shall pay the Fees to the Supplier within thirty (30) days of receipt of a valid invoice. All payments shall be made in USD.</w:t>
      </w:r>
    </w:p>
    <w:p w14:paraId="042BEE7F"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b/>
          <w:bCs/>
          <w:color w:val="000000"/>
          <w:kern w:val="0"/>
          <w:lang w:eastAsia="en-GB"/>
          <w14:ligatures w14:val="none"/>
        </w:rPr>
        <w:t>4. Confidentiality</w:t>
      </w:r>
    </w:p>
    <w:p w14:paraId="754D46ED" w14:textId="7652098B"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color w:val="000000"/>
          <w:kern w:val="0"/>
          <w:lang w:eastAsia="en-GB"/>
          <w14:ligatures w14:val="none"/>
        </w:rPr>
        <w:t>No Party shall disclose any Confidential Information to any third party except to its employees for the purpose of performing this Agreement.</w:t>
      </w:r>
    </w:p>
    <w:p w14:paraId="30A6DC1F"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b/>
          <w:bCs/>
          <w:color w:val="000000"/>
          <w:kern w:val="0"/>
          <w:lang w:eastAsia="en-GB"/>
          <w14:ligatures w14:val="none"/>
        </w:rPr>
        <w:t>5. Indemnification </w:t>
      </w:r>
    </w:p>
    <w:p w14:paraId="10D71492" w14:textId="178B06FE"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del w:id="0" w:author="kharemana31@gmail.com" w:date="2026-01-14T17:27:00Z" w16du:dateUtc="2026-01-14T11:57:00Z">
        <w:r w:rsidRPr="00CD1FED" w:rsidDel="00483640">
          <w:rPr>
            <w:rFonts w:ascii="Times New Roman" w:eastAsia="Times New Roman" w:hAnsi="Times New Roman" w:cs="Times New Roman"/>
            <w:color w:val="000000"/>
            <w:kern w:val="0"/>
            <w:lang w:eastAsia="en-GB"/>
            <w14:ligatures w14:val="none"/>
          </w:rPr>
          <w:delText>The</w:delText>
        </w:r>
      </w:del>
      <w:ins w:id="1" w:author="kharemana31@gmail.com" w:date="2026-01-14T17:27:00Z" w16du:dateUtc="2026-01-14T11:57:00Z">
        <w:r w:rsidR="00483640">
          <w:rPr>
            <w:rFonts w:ascii="Times New Roman" w:eastAsia="Times New Roman" w:hAnsi="Times New Roman" w:cs="Times New Roman"/>
            <w:color w:val="000000"/>
            <w:kern w:val="0"/>
            <w:lang w:eastAsia="en-GB"/>
            <w14:ligatures w14:val="none"/>
          </w:rPr>
          <w:t>Each</w:t>
        </w:r>
      </w:ins>
      <w:r w:rsidRPr="00CD1FED">
        <w:rPr>
          <w:rFonts w:ascii="Times New Roman" w:eastAsia="Times New Roman" w:hAnsi="Times New Roman" w:cs="Times New Roman"/>
          <w:color w:val="000000"/>
          <w:kern w:val="0"/>
          <w:lang w:eastAsia="en-GB"/>
          <w14:ligatures w14:val="none"/>
        </w:rPr>
        <w:t xml:space="preserve"> </w:t>
      </w:r>
      <w:del w:id="2" w:author="kharemana31@gmail.com" w:date="2026-01-14T17:27:00Z" w16du:dateUtc="2026-01-14T11:57:00Z">
        <w:r w:rsidRPr="00CD1FED" w:rsidDel="00483640">
          <w:rPr>
            <w:rFonts w:ascii="Times New Roman" w:eastAsia="Times New Roman" w:hAnsi="Times New Roman" w:cs="Times New Roman"/>
            <w:color w:val="000000"/>
            <w:kern w:val="0"/>
            <w:lang w:eastAsia="en-GB"/>
            <w14:ligatures w14:val="none"/>
          </w:rPr>
          <w:delText>Supplier</w:delText>
        </w:r>
      </w:del>
      <w:ins w:id="3" w:author="kharemana31@gmail.com" w:date="2026-01-14T17:27:00Z" w16du:dateUtc="2026-01-14T11:57:00Z">
        <w:r w:rsidR="00483640">
          <w:rPr>
            <w:rFonts w:ascii="Times New Roman" w:eastAsia="Times New Roman" w:hAnsi="Times New Roman" w:cs="Times New Roman"/>
            <w:color w:val="000000"/>
            <w:kern w:val="0"/>
            <w:lang w:eastAsia="en-GB"/>
            <w14:ligatures w14:val="none"/>
          </w:rPr>
          <w:t>Party</w:t>
        </w:r>
      </w:ins>
      <w:r w:rsidRPr="00CD1FED">
        <w:rPr>
          <w:rFonts w:ascii="Times New Roman" w:eastAsia="Times New Roman" w:hAnsi="Times New Roman" w:cs="Times New Roman"/>
          <w:color w:val="000000"/>
          <w:kern w:val="0"/>
          <w:lang w:eastAsia="en-GB"/>
          <w14:ligatures w14:val="none"/>
        </w:rPr>
        <w:t xml:space="preserve"> </w:t>
      </w:r>
      <w:ins w:id="4" w:author="kharemana31@gmail.com" w:date="2026-01-14T17:27:00Z" w16du:dateUtc="2026-01-14T11:57:00Z">
        <w:r w:rsidR="00483640">
          <w:rPr>
            <w:rFonts w:ascii="Times New Roman" w:eastAsia="Times New Roman" w:hAnsi="Times New Roman" w:cs="Times New Roman"/>
            <w:color w:val="000000"/>
            <w:kern w:val="0"/>
            <w:lang w:eastAsia="en-GB"/>
            <w14:ligatures w14:val="none"/>
          </w:rPr>
          <w:t xml:space="preserve">("Indemnifying Party") </w:t>
        </w:r>
      </w:ins>
      <w:r w:rsidRPr="00CD1FED">
        <w:rPr>
          <w:rFonts w:ascii="Times New Roman" w:eastAsia="Times New Roman" w:hAnsi="Times New Roman" w:cs="Times New Roman"/>
          <w:color w:val="000000"/>
          <w:kern w:val="0"/>
          <w:lang w:eastAsia="en-GB"/>
          <w14:ligatures w14:val="none"/>
        </w:rPr>
        <w:t xml:space="preserve">shall indemnify, defend, and hold harmless the </w:t>
      </w:r>
      <w:del w:id="5" w:author="kharemana31@gmail.com" w:date="2026-01-14T17:27:00Z" w16du:dateUtc="2026-01-14T11:57:00Z">
        <w:r w:rsidRPr="00CD1FED" w:rsidDel="00483640">
          <w:rPr>
            <w:rFonts w:ascii="Times New Roman" w:eastAsia="Times New Roman" w:hAnsi="Times New Roman" w:cs="Times New Roman"/>
            <w:color w:val="000000"/>
            <w:kern w:val="0"/>
            <w:lang w:eastAsia="en-GB"/>
            <w14:ligatures w14:val="none"/>
          </w:rPr>
          <w:delText>Client</w:delText>
        </w:r>
      </w:del>
      <w:ins w:id="6" w:author="kharemana31@gmail.com" w:date="2026-01-14T17:27:00Z" w16du:dateUtc="2026-01-14T11:57:00Z">
        <w:r w:rsidR="00483640">
          <w:rPr>
            <w:rFonts w:ascii="Times New Roman" w:eastAsia="Times New Roman" w:hAnsi="Times New Roman" w:cs="Times New Roman"/>
            <w:color w:val="000000"/>
            <w:kern w:val="0"/>
            <w:lang w:eastAsia="en-GB"/>
            <w14:ligatures w14:val="none"/>
          </w:rPr>
          <w:t>other Party</w:t>
        </w:r>
      </w:ins>
      <w:r w:rsidRPr="00CD1FED">
        <w:rPr>
          <w:rFonts w:ascii="Times New Roman" w:eastAsia="Times New Roman" w:hAnsi="Times New Roman" w:cs="Times New Roman"/>
          <w:color w:val="000000"/>
          <w:kern w:val="0"/>
          <w:lang w:eastAsia="en-GB"/>
          <w14:ligatures w14:val="none"/>
        </w:rPr>
        <w:t xml:space="preserve">, its affiliates, and each of their respective officers, directors, employees, and agents from and against any </w:t>
      </w:r>
      <w:del w:id="7" w:author="kharemana31@gmail.com" w:date="2026-01-14T17:27:00Z" w16du:dateUtc="2026-01-14T11:57:00Z">
        <w:r w:rsidRPr="00CD1FED" w:rsidDel="00483640">
          <w:rPr>
            <w:rFonts w:ascii="Times New Roman" w:eastAsia="Times New Roman" w:hAnsi="Times New Roman" w:cs="Times New Roman"/>
            <w:color w:val="000000"/>
            <w:kern w:val="0"/>
            <w:lang w:eastAsia="en-GB"/>
            <w14:ligatures w14:val="none"/>
          </w:rPr>
          <w:delText xml:space="preserve">and all </w:delText>
        </w:r>
      </w:del>
      <w:r w:rsidRPr="00CD1FED">
        <w:rPr>
          <w:rFonts w:ascii="Times New Roman" w:eastAsia="Times New Roman" w:hAnsi="Times New Roman" w:cs="Times New Roman"/>
          <w:color w:val="000000"/>
          <w:kern w:val="0"/>
          <w:lang w:eastAsia="en-GB"/>
          <w14:ligatures w14:val="none"/>
        </w:rPr>
        <w:t>claims, damages, losses, liabilities, penalties, costs, and expenses (including attorneys</w:t>
      </w:r>
      <w:del w:id="8" w:author="kharemana31@gmail.com" w:date="2026-01-14T17:27:00Z" w16du:dateUtc="2026-01-14T11:57:00Z">
        <w:r w:rsidRPr="00CD1FED" w:rsidDel="00483640">
          <w:rPr>
            <w:rFonts w:ascii="Times New Roman" w:eastAsia="Times New Roman" w:hAnsi="Times New Roman" w:cs="Times New Roman"/>
            <w:color w:val="000000"/>
            <w:kern w:val="0"/>
            <w:lang w:eastAsia="en-GB"/>
            <w14:ligatures w14:val="none"/>
          </w:rPr>
          <w:delText>’</w:delText>
        </w:r>
      </w:del>
      <w:ins w:id="9" w:author="kharemana31@gmail.com" w:date="2026-01-14T17:27:00Z" w16du:dateUtc="2026-01-14T11:57:00Z">
        <w:r w:rsidR="00483640">
          <w:rPr>
            <w:rFonts w:ascii="Times New Roman" w:eastAsia="Times New Roman" w:hAnsi="Times New Roman" w:cs="Times New Roman"/>
            <w:color w:val="000000"/>
            <w:kern w:val="0"/>
            <w:lang w:eastAsia="en-GB"/>
            <w14:ligatures w14:val="none"/>
          </w:rPr>
          <w:t>'</w:t>
        </w:r>
      </w:ins>
      <w:r w:rsidRPr="00CD1FED">
        <w:rPr>
          <w:rFonts w:ascii="Times New Roman" w:eastAsia="Times New Roman" w:hAnsi="Times New Roman" w:cs="Times New Roman"/>
          <w:color w:val="000000"/>
          <w:kern w:val="0"/>
          <w:lang w:eastAsia="en-GB"/>
          <w14:ligatures w14:val="none"/>
        </w:rPr>
        <w:t xml:space="preserve"> fees) arising out of </w:t>
      </w:r>
      <w:del w:id="10" w:author="kharemana31@gmail.com" w:date="2026-01-14T17:27:00Z" w16du:dateUtc="2026-01-14T11:57:00Z">
        <w:r w:rsidRPr="00CD1FED" w:rsidDel="00483640">
          <w:rPr>
            <w:rFonts w:ascii="Times New Roman" w:eastAsia="Times New Roman" w:hAnsi="Times New Roman" w:cs="Times New Roman"/>
            <w:color w:val="000000"/>
            <w:kern w:val="0"/>
            <w:lang w:eastAsia="en-GB"/>
            <w14:ligatures w14:val="none"/>
          </w:rPr>
          <w:delText>or</w:delText>
        </w:r>
      </w:del>
      <w:ins w:id="11" w:author="kharemana31@gmail.com" w:date="2026-01-14T17:27:00Z" w16du:dateUtc="2026-01-14T11:57:00Z">
        <w:r w:rsidR="00483640">
          <w:rPr>
            <w:rFonts w:ascii="Times New Roman" w:eastAsia="Times New Roman" w:hAnsi="Times New Roman" w:cs="Times New Roman"/>
            <w:color w:val="000000"/>
            <w:kern w:val="0"/>
            <w:lang w:eastAsia="en-GB"/>
            <w14:ligatures w14:val="none"/>
          </w:rPr>
          <w:t>a</w:t>
        </w:r>
      </w:ins>
      <w:r w:rsidRPr="00CD1FED">
        <w:rPr>
          <w:rFonts w:ascii="Times New Roman" w:eastAsia="Times New Roman" w:hAnsi="Times New Roman" w:cs="Times New Roman"/>
          <w:color w:val="000000"/>
          <w:kern w:val="0"/>
          <w:lang w:eastAsia="en-GB"/>
          <w14:ligatures w14:val="none"/>
        </w:rPr>
        <w:t xml:space="preserve"> </w:t>
      </w:r>
      <w:del w:id="12" w:author="kharemana31@gmail.com" w:date="2026-01-14T17:27:00Z" w16du:dateUtc="2026-01-14T11:57:00Z">
        <w:r w:rsidRPr="00CD1FED" w:rsidDel="00483640">
          <w:rPr>
            <w:rFonts w:ascii="Times New Roman" w:eastAsia="Times New Roman" w:hAnsi="Times New Roman" w:cs="Times New Roman"/>
            <w:color w:val="000000"/>
            <w:kern w:val="0"/>
            <w:lang w:eastAsia="en-GB"/>
            <w14:ligatures w14:val="none"/>
          </w:rPr>
          <w:delText>relating</w:delText>
        </w:r>
      </w:del>
      <w:ins w:id="13" w:author="kharemana31@gmail.com" w:date="2026-01-14T17:27:00Z" w16du:dateUtc="2026-01-14T11:57:00Z">
        <w:r w:rsidR="00483640">
          <w:rPr>
            <w:rFonts w:ascii="Times New Roman" w:eastAsia="Times New Roman" w:hAnsi="Times New Roman" w:cs="Times New Roman"/>
            <w:color w:val="000000"/>
            <w:kern w:val="0"/>
            <w:lang w:eastAsia="en-GB"/>
            <w14:ligatures w14:val="none"/>
          </w:rPr>
          <w:t>breach</w:t>
        </w:r>
      </w:ins>
      <w:r w:rsidRPr="00CD1FED">
        <w:rPr>
          <w:rFonts w:ascii="Times New Roman" w:eastAsia="Times New Roman" w:hAnsi="Times New Roman" w:cs="Times New Roman"/>
          <w:color w:val="000000"/>
          <w:kern w:val="0"/>
          <w:lang w:eastAsia="en-GB"/>
          <w14:ligatures w14:val="none"/>
        </w:rPr>
        <w:t xml:space="preserve"> </w:t>
      </w:r>
      <w:ins w:id="14" w:author="kharemana31@gmail.com" w:date="2026-01-14T17:27:00Z" w16du:dateUtc="2026-01-14T11:57:00Z">
        <w:r w:rsidR="00483640">
          <w:rPr>
            <w:rFonts w:ascii="Times New Roman" w:eastAsia="Times New Roman" w:hAnsi="Times New Roman" w:cs="Times New Roman"/>
            <w:color w:val="000000"/>
            <w:kern w:val="0"/>
            <w:lang w:eastAsia="en-GB"/>
            <w14:ligatures w14:val="none"/>
          </w:rPr>
          <w:t xml:space="preserve">of this Agreement by the Indemnifying Party. Notwithstanding anything </w:t>
        </w:r>
      </w:ins>
      <w:r w:rsidRPr="00CD1FED">
        <w:rPr>
          <w:rFonts w:ascii="Times New Roman" w:eastAsia="Times New Roman" w:hAnsi="Times New Roman" w:cs="Times New Roman"/>
          <w:color w:val="000000"/>
          <w:kern w:val="0"/>
          <w:lang w:eastAsia="en-GB"/>
          <w14:ligatures w14:val="none"/>
        </w:rPr>
        <w:t xml:space="preserve">to </w:t>
      </w:r>
      <w:ins w:id="15" w:author="kharemana31@gmail.com" w:date="2026-01-14T17:27:00Z" w16du:dateUtc="2026-01-14T11:57:00Z">
        <w:r w:rsidR="00483640">
          <w:rPr>
            <w:rFonts w:ascii="Times New Roman" w:eastAsia="Times New Roman" w:hAnsi="Times New Roman" w:cs="Times New Roman"/>
            <w:color w:val="000000"/>
            <w:kern w:val="0"/>
            <w:lang w:eastAsia="en-GB"/>
            <w14:ligatures w14:val="none"/>
          </w:rPr>
          <w:t xml:space="preserve">the contrary, neither Party shall be liable for any indirect, consequential, punitive, or special damages arising out of or in connection with </w:t>
        </w:r>
      </w:ins>
      <w:r w:rsidRPr="00CD1FED">
        <w:rPr>
          <w:rFonts w:ascii="Times New Roman" w:eastAsia="Times New Roman" w:hAnsi="Times New Roman" w:cs="Times New Roman"/>
          <w:color w:val="000000"/>
          <w:kern w:val="0"/>
          <w:lang w:eastAsia="en-GB"/>
          <w14:ligatures w14:val="none"/>
        </w:rPr>
        <w:t>this Agreement</w:t>
      </w:r>
      <w:ins w:id="16" w:author="kharemana31@gmail.com" w:date="2026-01-14T17:27:00Z" w16du:dateUtc="2026-01-14T11:57:00Z">
        <w:r w:rsidR="00483640">
          <w:rPr>
            <w:rFonts w:ascii="Times New Roman" w:eastAsia="Times New Roman" w:hAnsi="Times New Roman" w:cs="Times New Roman"/>
            <w:color w:val="000000"/>
            <w:kern w:val="0"/>
            <w:lang w:eastAsia="en-GB"/>
            <w14:ligatures w14:val="none"/>
          </w:rPr>
          <w:t>.</w:t>
        </w:r>
      </w:ins>
    </w:p>
    <w:p w14:paraId="263CCCFA"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b/>
          <w:bCs/>
          <w:color w:val="000000"/>
          <w:kern w:val="0"/>
          <w:lang w:eastAsia="en-GB"/>
          <w14:ligatures w14:val="none"/>
        </w:rPr>
        <w:t>5. Limitation of Liability</w:t>
      </w:r>
    </w:p>
    <w:p w14:paraId="0590658C"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color w:val="000000"/>
          <w:kern w:val="0"/>
          <w:lang w:eastAsia="en-GB"/>
          <w14:ligatures w14:val="none"/>
        </w:rPr>
        <w:t>The Supplier’s aggregate liability under this Agreement shall not exceed 100% of the total Fees paid by the Client in the six (6) months preceding the claim. The Supplier shall not be liable for any indirect, consequential, or special damages, including loss of profit or revenue.</w:t>
      </w:r>
    </w:p>
    <w:p w14:paraId="0F944D5B" w14:textId="77777777" w:rsidR="00CD1FED" w:rsidRPr="00CD1FED" w:rsidRDefault="00CD1FED" w:rsidP="00CD1FED">
      <w:pPr>
        <w:spacing w:after="0" w:line="240" w:lineRule="auto"/>
        <w:rPr>
          <w:rFonts w:ascii="Times New Roman" w:eastAsia="Times New Roman" w:hAnsi="Times New Roman" w:cs="Times New Roman"/>
          <w:kern w:val="0"/>
          <w:lang w:eastAsia="en-GB"/>
          <w14:ligatures w14:val="none"/>
        </w:rPr>
      </w:pPr>
    </w:p>
    <w:p w14:paraId="476856F4"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b/>
          <w:bCs/>
          <w:color w:val="000000"/>
          <w:kern w:val="0"/>
          <w:lang w:eastAsia="en-GB"/>
          <w14:ligatures w14:val="none"/>
        </w:rPr>
        <w:t>6. Termination for Convenience</w:t>
      </w:r>
    </w:p>
    <w:p w14:paraId="12E5179E" w14:textId="293A0250"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color w:val="000000"/>
          <w:kern w:val="0"/>
          <w:lang w:eastAsia="en-GB"/>
          <w14:ligatures w14:val="none"/>
        </w:rPr>
        <w:t>Subject to Clause 9 on Limitation of Liability, the Client may terminate this Agreement for convenience at any time with [●] days’ written notice, without any termination fee or compensation to the Supplier.</w:t>
      </w:r>
    </w:p>
    <w:p w14:paraId="79C7D559" w14:textId="77777777" w:rsidR="00CD1FED" w:rsidRPr="00CD1FED" w:rsidRDefault="00CD1FED" w:rsidP="00CD1FED">
      <w:pPr>
        <w:spacing w:before="240" w:after="24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b/>
          <w:bCs/>
          <w:color w:val="000000"/>
          <w:kern w:val="0"/>
          <w:lang w:eastAsia="en-GB"/>
          <w14:ligatures w14:val="none"/>
        </w:rPr>
        <w:t>7. Security and Data Handling</w:t>
      </w:r>
    </w:p>
    <w:p w14:paraId="6B001292" w14:textId="6C13B151" w:rsidR="00CD1FED" w:rsidRDefault="00CD1FED" w:rsidP="00CD1FED">
      <w:pPr>
        <w:spacing w:after="0" w:line="240" w:lineRule="auto"/>
        <w:rPr>
          <w:rFonts w:ascii="Times New Roman" w:eastAsia="Times New Roman" w:hAnsi="Times New Roman" w:cs="Times New Roman"/>
          <w:color w:val="000000"/>
          <w:kern w:val="0"/>
          <w:lang w:eastAsia="en-GB"/>
          <w14:ligatures w14:val="none"/>
        </w:rPr>
      </w:pPr>
      <w:r w:rsidRPr="00CD1FED">
        <w:rPr>
          <w:rFonts w:ascii="Times New Roman" w:eastAsia="Times New Roman" w:hAnsi="Times New Roman" w:cs="Times New Roman"/>
          <w:color w:val="000000"/>
          <w:kern w:val="0"/>
          <w:lang w:eastAsia="en-GB"/>
          <w14:ligatures w14:val="none"/>
        </w:rPr>
        <w:t>Subject to Clause 5 on Confidentiality, all client materials shall be handled as per commercially reasonable security standards, including: (1) implementing access restrictions; (3) maintaining regular system backups; and (4) using encryption technologies over public networks.</w:t>
      </w:r>
    </w:p>
    <w:p w14:paraId="20C15780" w14:textId="77777777" w:rsidR="00CD1FED" w:rsidRPr="00CD1FED" w:rsidRDefault="00CD1FED" w:rsidP="00CD1FED">
      <w:pPr>
        <w:spacing w:after="0" w:line="240" w:lineRule="auto"/>
        <w:rPr>
          <w:rFonts w:ascii="Times New Roman" w:eastAsia="Times New Roman" w:hAnsi="Times New Roman" w:cs="Times New Roman"/>
          <w:kern w:val="0"/>
          <w:lang w:eastAsia="en-GB"/>
          <w14:ligatures w14:val="none"/>
        </w:rPr>
      </w:pPr>
    </w:p>
    <w:p w14:paraId="7CD56BEA" w14:textId="77777777" w:rsidR="00CD1FED" w:rsidRPr="00CD1FED" w:rsidRDefault="00CD1FED" w:rsidP="00CD1FED">
      <w:pPr>
        <w:spacing w:after="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b/>
          <w:bCs/>
          <w:color w:val="000000"/>
          <w:kern w:val="0"/>
          <w:lang w:eastAsia="en-GB"/>
          <w14:ligatures w14:val="none"/>
        </w:rPr>
        <w:t>8. Non-Compete</w:t>
      </w:r>
    </w:p>
    <w:p w14:paraId="1F171E1E" w14:textId="12B75986" w:rsidR="00854811" w:rsidRPr="00CD1FED" w:rsidRDefault="00CD1FED" w:rsidP="00CD1FED">
      <w:pPr>
        <w:spacing w:after="0" w:line="240" w:lineRule="auto"/>
        <w:rPr>
          <w:rFonts w:ascii="Times New Roman" w:eastAsia="Times New Roman" w:hAnsi="Times New Roman" w:cs="Times New Roman"/>
          <w:kern w:val="0"/>
          <w:lang w:eastAsia="en-GB"/>
          <w14:ligatures w14:val="none"/>
        </w:rPr>
      </w:pPr>
      <w:r w:rsidRPr="00CD1FED">
        <w:rPr>
          <w:rFonts w:ascii="Times New Roman" w:eastAsia="Times New Roman" w:hAnsi="Times New Roman" w:cs="Times New Roman"/>
          <w:color w:val="000000"/>
          <w:kern w:val="0"/>
          <w:lang w:eastAsia="en-GB"/>
          <w14:ligatures w14:val="none"/>
        </w:rPr>
        <w:t>During the Term and for five (5) years thereafter, the Supplier shall not, anywhere in the world, directly or indirectly, provide any services or deliverables that are the same as, similar to, or competitive with any product or service offered by the Client.</w:t>
      </w:r>
    </w:p>
    <w:sectPr w:rsidR="00854811" w:rsidRPr="00CD1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remana31@gmail.com">
    <w15:presenceInfo w15:providerId="Windows Live" w15:userId="463c62efc796ed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317"/>
    <w:rsid w:val="000622A6"/>
    <w:rsid w:val="00205363"/>
    <w:rsid w:val="0026676B"/>
    <w:rsid w:val="002D160A"/>
    <w:rsid w:val="003119A2"/>
    <w:rsid w:val="00483640"/>
    <w:rsid w:val="00517649"/>
    <w:rsid w:val="005851E4"/>
    <w:rsid w:val="006352DC"/>
    <w:rsid w:val="00646843"/>
    <w:rsid w:val="00757240"/>
    <w:rsid w:val="007C12CC"/>
    <w:rsid w:val="007E356B"/>
    <w:rsid w:val="00817D31"/>
    <w:rsid w:val="00854811"/>
    <w:rsid w:val="008A2FB0"/>
    <w:rsid w:val="0090252F"/>
    <w:rsid w:val="00A125BE"/>
    <w:rsid w:val="00A14A94"/>
    <w:rsid w:val="00AF4B2A"/>
    <w:rsid w:val="00B24FC0"/>
    <w:rsid w:val="00C17376"/>
    <w:rsid w:val="00C80CC9"/>
    <w:rsid w:val="00C83E6F"/>
    <w:rsid w:val="00CA1D2C"/>
    <w:rsid w:val="00CB4317"/>
    <w:rsid w:val="00CB6EE9"/>
    <w:rsid w:val="00CD1FED"/>
    <w:rsid w:val="00CD20C5"/>
    <w:rsid w:val="00DC71A0"/>
    <w:rsid w:val="00DD0D01"/>
    <w:rsid w:val="00E30E59"/>
    <w:rsid w:val="00EE0F1C"/>
    <w:rsid w:val="00F82C8A"/>
    <w:rsid w:val="00F97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50207"/>
  <w15:chartTrackingRefBased/>
  <w15:docId w15:val="{2E66CFBF-7444-465B-81EC-665FAE33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317"/>
    <w:rPr>
      <w:rFonts w:eastAsiaTheme="majorEastAsia" w:cstheme="majorBidi"/>
      <w:color w:val="272727" w:themeColor="text1" w:themeTint="D8"/>
    </w:rPr>
  </w:style>
  <w:style w:type="paragraph" w:styleId="Title">
    <w:name w:val="Title"/>
    <w:basedOn w:val="Normal"/>
    <w:next w:val="Normal"/>
    <w:link w:val="TitleChar"/>
    <w:uiPriority w:val="10"/>
    <w:qFormat/>
    <w:rsid w:val="00CB4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317"/>
    <w:pPr>
      <w:spacing w:before="160"/>
      <w:jc w:val="center"/>
    </w:pPr>
    <w:rPr>
      <w:i/>
      <w:iCs/>
      <w:color w:val="404040" w:themeColor="text1" w:themeTint="BF"/>
    </w:rPr>
  </w:style>
  <w:style w:type="character" w:customStyle="1" w:styleId="QuoteChar">
    <w:name w:val="Quote Char"/>
    <w:basedOn w:val="DefaultParagraphFont"/>
    <w:link w:val="Quote"/>
    <w:uiPriority w:val="29"/>
    <w:rsid w:val="00CB4317"/>
    <w:rPr>
      <w:i/>
      <w:iCs/>
      <w:color w:val="404040" w:themeColor="text1" w:themeTint="BF"/>
    </w:rPr>
  </w:style>
  <w:style w:type="paragraph" w:styleId="ListParagraph">
    <w:name w:val="List Paragraph"/>
    <w:basedOn w:val="Normal"/>
    <w:uiPriority w:val="34"/>
    <w:qFormat/>
    <w:rsid w:val="00CB4317"/>
    <w:pPr>
      <w:ind w:left="720"/>
      <w:contextualSpacing/>
    </w:pPr>
  </w:style>
  <w:style w:type="character" w:styleId="IntenseEmphasis">
    <w:name w:val="Intense Emphasis"/>
    <w:basedOn w:val="DefaultParagraphFont"/>
    <w:uiPriority w:val="21"/>
    <w:qFormat/>
    <w:rsid w:val="00CB4317"/>
    <w:rPr>
      <w:i/>
      <w:iCs/>
      <w:color w:val="0F4761" w:themeColor="accent1" w:themeShade="BF"/>
    </w:rPr>
  </w:style>
  <w:style w:type="paragraph" w:styleId="IntenseQuote">
    <w:name w:val="Intense Quote"/>
    <w:basedOn w:val="Normal"/>
    <w:next w:val="Normal"/>
    <w:link w:val="IntenseQuoteChar"/>
    <w:uiPriority w:val="30"/>
    <w:qFormat/>
    <w:rsid w:val="00CB4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317"/>
    <w:rPr>
      <w:i/>
      <w:iCs/>
      <w:color w:val="0F4761" w:themeColor="accent1" w:themeShade="BF"/>
    </w:rPr>
  </w:style>
  <w:style w:type="character" w:styleId="IntenseReference">
    <w:name w:val="Intense Reference"/>
    <w:basedOn w:val="DefaultParagraphFont"/>
    <w:uiPriority w:val="32"/>
    <w:qFormat/>
    <w:rsid w:val="00CB4317"/>
    <w:rPr>
      <w:b/>
      <w:bCs/>
      <w:smallCaps/>
      <w:color w:val="0F4761" w:themeColor="accent1" w:themeShade="BF"/>
      <w:spacing w:val="5"/>
    </w:rPr>
  </w:style>
  <w:style w:type="paragraph" w:styleId="NormalWeb">
    <w:name w:val="Normal (Web)"/>
    <w:basedOn w:val="Normal"/>
    <w:uiPriority w:val="99"/>
    <w:semiHidden/>
    <w:unhideWhenUsed/>
    <w:rsid w:val="00CD1F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Revision">
    <w:name w:val="Revision"/>
    <w:hidden/>
    <w:uiPriority w:val="99"/>
    <w:semiHidden/>
    <w:rsid w:val="00A125BE"/>
    <w:pPr>
      <w:spacing w:after="0" w:line="240" w:lineRule="auto"/>
    </w:pPr>
  </w:style>
  <w:style w:type="character" w:styleId="Strong">
    <w:name w:val="Strong"/>
    <w:basedOn w:val="DefaultParagraphFont"/>
    <w:uiPriority w:val="22"/>
    <w:qFormat/>
    <w:rsid w:val="00A14A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8" Type="http://schemas.microsoft.com/office/2011/relationships/webextension" Target="webextension8.xml"/><Relationship Id="rId3" Type="http://schemas.microsoft.com/office/2011/relationships/webextension" Target="webextension3.xml"/><Relationship Id="rId7" Type="http://schemas.microsoft.com/office/2011/relationships/webextension" Target="webextension7.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 dockstate="right" visibility="0" width="350" row="0">
    <wetp:webextensionref xmlns:r="http://schemas.openxmlformats.org/officeDocument/2006/relationships" r:id="rId5"/>
  </wetp:taskpane>
  <wetp:taskpane dockstate="right" visibility="0" width="350" row="1">
    <wetp:webextensionref xmlns:r="http://schemas.openxmlformats.org/officeDocument/2006/relationships" r:id="rId6"/>
  </wetp:taskpane>
  <wetp:taskpane dockstate="right" visibility="0" width="350" row="0">
    <wetp:webextensionref xmlns:r="http://schemas.openxmlformats.org/officeDocument/2006/relationships" r:id="rId7"/>
  </wetp:taskpane>
  <wetp:taskpane dockstate="right" visibility="0" width="350" row="0">
    <wetp:webextensionref xmlns:r="http://schemas.openxmlformats.org/officeDocument/2006/relationships" r:id="rId8"/>
  </wetp:taskpane>
</wetp:taskpanes>
</file>

<file path=word/webextensions/webextension1.xml><?xml version="1.0" encoding="utf-8"?>
<we:webextension xmlns:we="http://schemas.microsoft.com/office/webextensions/webextension/2010/11" id="{61449B85-D618-AE4B-B2F2-B5F5E47D642B}">
  <we:reference id="6cec9104-4737-421b-a03d-239e5c3d9697" version="1.0.3.0" store="EXCatalog" storeType="EXCatalog"/>
  <we:alternateReferences>
    <we:reference id="WA200007740" version="1.0.3.0" store="en-IN"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645A386-BBF5-F449-83B9-14AA2B9F880A}">
  <we:reference id="wa200008468" version="1.0.0.1" store="en-US" storeType="OMEX"/>
  <we:alternateReferences>
    <we:reference id="wa200008468" version="1.0.0.1"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5DEB9CDB-160B-9E4C-8FD5-9E8B348B2EF9}">
  <we:reference id="wa200008590" version="1.0.0.1" store="en-GB" storeType="OMEX"/>
  <we:alternateReferences>
    <we:reference id="wa200008590" version="1.0.0.1" store="wa200008590"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E75B6B4A-12A4-4F45-B036-E04758316CC2}">
  <we:reference id="7b454dd8-6e29-4dea-a4fe-2cb7d4494b21" version="1.0.0.0" store="\\MANA_VICTUS\word-addin-xml" storeType="Filesystem"/>
  <we:alternateReferences/>
  <we:properties>
    <we:property name="lucio-document-id" value="&quot;6941068e7a98a1f1ad1c24fb&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76FE36A8-2CF2-4AFD-B258-6EC11C073487}">
  <we:reference id="7b454dd8-6e29-4dea-a4fe-2cb7d4494b25" version="1.0.0.0" store="\\MANA_VICTUS\word-addin-xml" storeType="Filesystem"/>
  <we:alternateReferences/>
  <we:properties>
    <we:property name="lucio-document-id" value="&quot;695e5062f99fbfd20e49ebed&quot;"/>
  </we:properties>
  <we:bindings/>
  <we:snapshot xmlns:r="http://schemas.openxmlformats.org/officeDocument/2006/relationships"/>
</we:webextension>
</file>

<file path=word/webextensions/webextension6.xml><?xml version="1.0" encoding="utf-8"?>
<we:webextension xmlns:we="http://schemas.microsoft.com/office/webextensions/webextension/2010/11" id="{7603E0BD-7CA4-4553-8DC0-8AF55E118D71}">
  <we:reference id="7b454dd8-6e29-4dea-a4fe-2cb7d4494b26" version="1.0.0.0" store="\\MANA_VICTUS\word-addin-xml" storeType="Filesystem"/>
  <we:alternateReferences/>
  <we:properties>
    <we:property name="lucio-document-id" value="&quot;695f56520394c1bb17563ea4&quot;"/>
  </we:properties>
  <we:bindings/>
  <we:snapshot xmlns:r="http://schemas.openxmlformats.org/officeDocument/2006/relationships"/>
</we:webextension>
</file>

<file path=word/webextensions/webextension7.xml><?xml version="1.0" encoding="utf-8"?>
<we:webextension xmlns:we="http://schemas.microsoft.com/office/webextensions/webextension/2010/11" id="{457B1747-F149-664E-8852-8EE9193674ED}">
  <we:reference id="7b454dd8-6e29-4dea-a4fe-2cb7d4494b24" version="1.0.0.0" store="developer" storeType="Registry"/>
  <we:alternateReferences/>
  <we:properties/>
  <we:bindings/>
  <we:snapshot xmlns:r="http://schemas.openxmlformats.org/officeDocument/2006/relationships"/>
</we:webextension>
</file>

<file path=word/webextensions/webextension8.xml><?xml version="1.0" encoding="utf-8"?>
<we:webextension xmlns:we="http://schemas.microsoft.com/office/webextensions/webextension/2010/11" id="{AD3FB56D-BEF9-8845-BE8F-727B793218AE}">
  <we:reference id="7b454dd8-6e29-4dea-a4fe-2cb7d4494b22" version="1.0.0.0" store="developer" storeType="Registry"/>
  <we:alternateReferences/>
  <we:properties>
    <we:property name="lucio-document-id" value="&quot;696616ab7bc110b97cb995d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1398</TotalTime>
  <Pages>2</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Lucio  AI</dc:creator>
  <cp:keywords/>
  <dc:description/>
  <cp:lastModifiedBy>kharemana31@gmail.com</cp:lastModifiedBy>
  <cp:revision>5</cp:revision>
  <dcterms:created xsi:type="dcterms:W3CDTF">2025-12-13T09:56:00Z</dcterms:created>
  <dcterms:modified xsi:type="dcterms:W3CDTF">2026-01-14T12:05:00Z</dcterms:modified>
</cp:coreProperties>
</file>